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1967d2"/>
          <w:sz w:val="28"/>
          <w:szCs w:val="28"/>
        </w:rPr>
      </w:pPr>
      <w:bookmarkStart w:colFirst="0" w:colLast="0" w:name="_5vgkwxfkbodv" w:id="0"/>
      <w:bookmarkEnd w:id="0"/>
      <w:r w:rsidDel="00000000" w:rsidR="00000000" w:rsidRPr="00000000">
        <w:rPr>
          <w:color w:val="5f6368"/>
          <w:sz w:val="24"/>
          <w:szCs w:val="24"/>
          <w:rtl w:val="0"/>
        </w:rPr>
        <w:br w:type="textWrapping"/>
      </w:r>
      <w:r w:rsidDel="00000000" w:rsidR="00000000" w:rsidRPr="00000000">
        <w:rPr>
          <w:color w:val="1967d2"/>
          <w:sz w:val="28"/>
          <w:szCs w:val="28"/>
          <w:rtl w:val="0"/>
        </w:rPr>
        <w:t xml:space="preserve">1. Competitive audit goal(s)</w:t>
      </w:r>
    </w:p>
    <w:tbl>
      <w:tblPr>
        <w:tblStyle w:val="Table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3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The goal of this competitive audit is to evaluate existing transportation and carpool platforms to identify usability gaps, safety limitations, and opportunities to improve school-focused bus route tracking and carpool coordination for parents and students.</w:t>
            </w:r>
          </w:p>
        </w:tc>
      </w:tr>
    </w:tbl>
    <w:p w:rsidR="00000000" w:rsidDel="00000000" w:rsidP="00000000" w:rsidRDefault="00000000" w:rsidRPr="00000000" w14:paraId="00000003">
      <w:pPr>
        <w:ind w:left="720" w:firstLine="0"/>
        <w:rPr>
          <w:rFonts w:ascii="Google Sans" w:cs="Google Sans" w:eastAsia="Google Sans" w:hAnsi="Google Sans"/>
          <w:color w:val="5f6368"/>
          <w:sz w:val="24"/>
          <w:szCs w:val="24"/>
        </w:rPr>
      </w:pPr>
      <w:r w:rsidDel="00000000" w:rsidR="00000000" w:rsidRPr="00000000">
        <w:rPr>
          <w:rtl w:val="0"/>
        </w:rPr>
      </w:r>
    </w:p>
    <w:p w:rsidR="00000000" w:rsidDel="00000000" w:rsidP="00000000" w:rsidRDefault="00000000" w:rsidRPr="00000000" w14:paraId="00000004">
      <w:pPr>
        <w:pStyle w:val="Heading3"/>
        <w:rPr>
          <w:b w:val="0"/>
          <w:bCs w:val="0"/>
          <w:color w:val="5f6368"/>
        </w:rPr>
      </w:pPr>
      <w:bookmarkStart w:colFirst="0" w:colLast="0" w:name="_mbtk6cx1brt2" w:id="1"/>
      <w:bookmarkEnd w:id="1"/>
      <w:r w:rsidDel="00000000" w:rsidR="00000000" w:rsidRPr="00000000">
        <w:rPr>
          <w:b w:val="1"/>
          <w:bCs w:val="1"/>
          <w:color w:val="1967d2"/>
          <w:sz w:val="28"/>
          <w:szCs w:val="28"/>
          <w:rtl w:val="0"/>
        </w:rPr>
        <w:t xml:space="preserve">2. Who are your key competitors? </w:t>
      </w:r>
      <w:r w:rsidDel="00000000" w:rsidR="00000000" w:rsidRPr="00000000">
        <w:rPr>
          <w:b w:val="0"/>
          <w:bCs w:val="0"/>
          <w:rtl w:val="0"/>
        </w:rPr>
        <w:t xml:space="preserve">(Description)</w:t>
      </w:r>
      <w:r w:rsidDel="00000000" w:rsidR="00000000" w:rsidRPr="00000000">
        <w:rPr>
          <w:rtl w:val="0"/>
        </w:rPr>
      </w:r>
    </w:p>
    <w:tbl>
      <w:tblPr>
        <w:tblStyle w:val="Table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30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key competitors include:</w:t>
            </w:r>
          </w:p>
          <w:p w:rsidR="00000000" w:rsidDel="00000000" w:rsidP="00000000" w:rsidRDefault="00000000" w:rsidRPr="00000000" w14:paraId="00000006">
            <w:pPr>
              <w:numPr>
                <w:ilvl w:val="0"/>
                <w:numId w:val="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GoKid</w:t>
            </w:r>
            <w:r w:rsidDel="00000000" w:rsidR="00000000" w:rsidRPr="00000000">
              <w:rPr>
                <w:rFonts w:ascii="Google Sans" w:cs="Google Sans" w:eastAsia="Google Sans" w:hAnsi="Google Sans"/>
                <w:rtl w:val="0"/>
              </w:rPr>
              <w:t xml:space="preserve"> – A school-focused carpool coordination platform designed for parents.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HopSkipDrive</w:t>
            </w:r>
            <w:r w:rsidDel="00000000" w:rsidR="00000000" w:rsidRPr="00000000">
              <w:rPr>
                <w:rFonts w:ascii="Google Sans" w:cs="Google Sans" w:eastAsia="Google Sans" w:hAnsi="Google Sans"/>
                <w:rtl w:val="0"/>
              </w:rPr>
              <w:t xml:space="preserve"> – A professional child transportation service with vetted drivers.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Waze Carpool</w:t>
            </w:r>
            <w:r w:rsidDel="00000000" w:rsidR="00000000" w:rsidRPr="00000000">
              <w:rPr>
                <w:rFonts w:ascii="Google Sans" w:cs="Google Sans" w:eastAsia="Google Sans" w:hAnsi="Google Sans"/>
                <w:rtl w:val="0"/>
              </w:rPr>
              <w:t xml:space="preserve"> – A ride-sharing platform integrated with real-time navigation.</w:t>
              <w:br w:type="textWrapping"/>
            </w:r>
          </w:p>
          <w:p w:rsidR="00000000" w:rsidDel="00000000" w:rsidP="00000000" w:rsidRDefault="00000000" w:rsidRPr="00000000" w14:paraId="00000009">
            <w:pPr>
              <w:numPr>
                <w:ilvl w:val="0"/>
                <w:numId w:val="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Google Maps (Public Transport)</w:t>
            </w:r>
            <w:r w:rsidDel="00000000" w:rsidR="00000000" w:rsidRPr="00000000">
              <w:rPr>
                <w:rFonts w:ascii="Google Sans" w:cs="Google Sans" w:eastAsia="Google Sans" w:hAnsi="Google Sans"/>
                <w:rtl w:val="0"/>
              </w:rPr>
              <w:t xml:space="preserve"> – A global navigation tool providing real-time bus tracking and route information.</w:t>
              <w:br w:type="textWrapping"/>
            </w:r>
          </w:p>
          <w:p w:rsidR="00000000" w:rsidDel="00000000" w:rsidP="00000000" w:rsidRDefault="00000000" w:rsidRPr="00000000" w14:paraId="0000000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GoKid and HopSkipDrive are direct competitors because they focus on child transportation. Waze Carpool and Google Maps are indirect competitors because they provide transportation solutions but are not specifically designed for school communities.</w:t>
            </w:r>
          </w:p>
          <w:p w:rsidR="00000000" w:rsidDel="00000000" w:rsidP="00000000" w:rsidRDefault="00000000" w:rsidRPr="00000000" w14:paraId="0000000B">
            <w:pPr>
              <w:spacing w:line="276" w:lineRule="auto"/>
              <w:rPr>
                <w:rFonts w:ascii="Google Sans" w:cs="Google Sans" w:eastAsia="Google Sans" w:hAnsi="Google Sans"/>
                <w:color w:val="5f6368"/>
              </w:rPr>
            </w:pPr>
            <w:r w:rsidDel="00000000" w:rsidR="00000000" w:rsidRPr="00000000">
              <w:rPr>
                <w:rtl w:val="0"/>
              </w:rPr>
            </w:r>
          </w:p>
        </w:tc>
      </w:tr>
    </w:tbl>
    <w:p w:rsidR="00000000" w:rsidDel="00000000" w:rsidP="00000000" w:rsidRDefault="00000000" w:rsidRPr="00000000" w14:paraId="0000000C">
      <w:pPr>
        <w:ind w:left="0" w:firstLine="0"/>
        <w:rPr>
          <w:rFonts w:ascii="Google Sans" w:cs="Google Sans" w:eastAsia="Google Sans" w:hAnsi="Google Sans"/>
          <w:b w:val="1"/>
          <w:bCs w:val="1"/>
          <w:color w:val="5f6368"/>
          <w:sz w:val="24"/>
          <w:szCs w:val="24"/>
        </w:rPr>
      </w:pPr>
      <w:r w:rsidDel="00000000" w:rsidR="00000000" w:rsidRPr="00000000">
        <w:rPr>
          <w:rtl w:val="0"/>
        </w:rPr>
      </w:r>
    </w:p>
    <w:p w:rsidR="00000000" w:rsidDel="00000000" w:rsidP="00000000" w:rsidRDefault="00000000" w:rsidRPr="00000000" w14:paraId="0000000D">
      <w:pPr>
        <w:ind w:left="0" w:firstLine="0"/>
        <w:rPr>
          <w:rFonts w:ascii="Google Sans" w:cs="Google Sans" w:eastAsia="Google Sans" w:hAnsi="Google Sans"/>
          <w:color w:val="5f6368"/>
          <w:sz w:val="24"/>
          <w:szCs w:val="24"/>
        </w:rPr>
      </w:pPr>
      <w:r w:rsidDel="00000000" w:rsidR="00000000" w:rsidRPr="00000000">
        <w:rPr>
          <w:rFonts w:ascii="Google Sans" w:cs="Google Sans" w:eastAsia="Google Sans" w:hAnsi="Google Sans"/>
          <w:b w:val="1"/>
          <w:bCs w:val="1"/>
          <w:color w:val="1967d2"/>
          <w:sz w:val="28"/>
          <w:szCs w:val="28"/>
          <w:rtl w:val="0"/>
        </w:rPr>
        <w:t xml:space="preserve">3. What are the type and quality of competitors’ products?</w:t>
      </w:r>
      <w:r w:rsidDel="00000000" w:rsidR="00000000" w:rsidRPr="00000000">
        <w:rPr>
          <w:rFonts w:ascii="Google Sans" w:cs="Google Sans" w:eastAsia="Google Sans" w:hAnsi="Google Sans"/>
          <w:color w:val="5f6368"/>
          <w:sz w:val="24"/>
          <w:szCs w:val="24"/>
          <w:rtl w:val="0"/>
        </w:rPr>
        <w:t xml:space="preserve"> (Description)</w:t>
      </w:r>
    </w:p>
    <w:tbl>
      <w:tblPr>
        <w:tblStyle w:val="Table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24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Competitors offer mobile apps and web platforms focused on transportation coordination or navigation. The quality of products is generally high, especially for larger companies like Google and Waze, which provide excellent navigation and real-time data. Direct competitors emphasize safety and trust but often lack flexibility and integration with public transportation systems.</w:t>
            </w:r>
          </w:p>
        </w:tc>
      </w:tr>
    </w:tbl>
    <w:p w:rsidR="00000000" w:rsidDel="00000000" w:rsidP="00000000" w:rsidRDefault="00000000" w:rsidRPr="00000000" w14:paraId="0000000F">
      <w:pPr>
        <w:ind w:left="720" w:firstLine="0"/>
        <w:rPr>
          <w:rFonts w:ascii="Google Sans" w:cs="Google Sans" w:eastAsia="Google Sans" w:hAnsi="Google Sans"/>
          <w:color w:val="5f6368"/>
          <w:sz w:val="24"/>
          <w:szCs w:val="24"/>
        </w:rPr>
      </w:pPr>
      <w:r w:rsidDel="00000000" w:rsidR="00000000" w:rsidRPr="00000000">
        <w:rPr>
          <w:rtl w:val="0"/>
        </w:rPr>
      </w:r>
    </w:p>
    <w:p w:rsidR="00000000" w:rsidDel="00000000" w:rsidP="00000000" w:rsidRDefault="00000000" w:rsidRPr="00000000" w14:paraId="00000010">
      <w:pPr>
        <w:ind w:left="0" w:firstLine="0"/>
        <w:rPr>
          <w:rFonts w:ascii="Google Sans" w:cs="Google Sans" w:eastAsia="Google Sans" w:hAnsi="Google Sans"/>
          <w:color w:val="5f6368"/>
          <w:sz w:val="24"/>
          <w:szCs w:val="24"/>
        </w:rPr>
      </w:pPr>
      <w:r w:rsidDel="00000000" w:rsidR="00000000" w:rsidRPr="00000000">
        <w:rPr>
          <w:rFonts w:ascii="Google Sans" w:cs="Google Sans" w:eastAsia="Google Sans" w:hAnsi="Google Sans"/>
          <w:b w:val="1"/>
          <w:bCs w:val="1"/>
          <w:color w:val="1967d2"/>
          <w:sz w:val="28"/>
          <w:szCs w:val="28"/>
          <w:rtl w:val="0"/>
        </w:rPr>
        <w:t xml:space="preserve">4. How do competitors position themselves in the market?  </w:t>
      </w:r>
      <w:r w:rsidDel="00000000" w:rsidR="00000000" w:rsidRPr="00000000">
        <w:rPr>
          <w:rFonts w:ascii="Google Sans" w:cs="Google Sans" w:eastAsia="Google Sans" w:hAnsi="Google Sans"/>
          <w:color w:val="5f6368"/>
          <w:sz w:val="24"/>
          <w:szCs w:val="24"/>
          <w:rtl w:val="0"/>
        </w:rPr>
        <w:t xml:space="preserve">(Description)</w:t>
      </w:r>
    </w:p>
    <w:tbl>
      <w:tblPr>
        <w:tblStyle w:val="Table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Direct competitors position themselves as safe, reliable transportation solutions for children, emphasizing security, verification, and trust. Indirect competitors position themselves as efficient and technology-driven commute optimization tools, focusing on speed, real-time updates, and convenience rather than school-specific safety.</w:t>
            </w:r>
          </w:p>
        </w:tc>
      </w:tr>
    </w:tbl>
    <w:p w:rsidR="00000000" w:rsidDel="00000000" w:rsidP="00000000" w:rsidRDefault="00000000" w:rsidRPr="00000000" w14:paraId="00000012">
      <w:pPr>
        <w:ind w:left="0" w:firstLine="0"/>
        <w:rPr>
          <w:rFonts w:ascii="Google Sans" w:cs="Google Sans" w:eastAsia="Google Sans" w:hAnsi="Google Sans"/>
          <w:b w:val="1"/>
          <w:bCs w:val="1"/>
          <w:color w:val="4285f4"/>
          <w:sz w:val="24"/>
          <w:szCs w:val="24"/>
        </w:rPr>
      </w:pPr>
      <w:r w:rsidDel="00000000" w:rsidR="00000000" w:rsidRPr="00000000">
        <w:rPr>
          <w:rtl w:val="0"/>
        </w:rPr>
      </w:r>
    </w:p>
    <w:p w:rsidR="00000000" w:rsidDel="00000000" w:rsidP="00000000" w:rsidRDefault="00000000" w:rsidRPr="00000000" w14:paraId="00000013">
      <w:pPr>
        <w:ind w:left="0" w:firstLine="0"/>
        <w:rPr>
          <w:rFonts w:ascii="Google Sans" w:cs="Google Sans" w:eastAsia="Google Sans" w:hAnsi="Google Sans"/>
          <w:b w:val="1"/>
          <w:bCs w:val="1"/>
          <w:color w:val="5f6368"/>
          <w:sz w:val="24"/>
          <w:szCs w:val="24"/>
        </w:rPr>
      </w:pPr>
      <w:r w:rsidDel="00000000" w:rsidR="00000000" w:rsidRPr="00000000">
        <w:rPr>
          <w:rFonts w:ascii="Google Sans" w:cs="Google Sans" w:eastAsia="Google Sans" w:hAnsi="Google Sans"/>
          <w:b w:val="1"/>
          <w:bCs w:val="1"/>
          <w:color w:val="4285f4"/>
          <w:sz w:val="28"/>
          <w:szCs w:val="28"/>
          <w:rtl w:val="0"/>
        </w:rPr>
        <w:t xml:space="preserve">5. How do competitors talk about themselves?</w:t>
      </w:r>
      <w:r w:rsidDel="00000000" w:rsidR="00000000" w:rsidRPr="00000000">
        <w:rPr>
          <w:rFonts w:ascii="Google Sans" w:cs="Google Sans" w:eastAsia="Google Sans" w:hAnsi="Google Sans"/>
          <w:b w:val="1"/>
          <w:bCs w:val="1"/>
          <w:color w:val="5f6368"/>
          <w:sz w:val="24"/>
          <w:szCs w:val="24"/>
          <w:rtl w:val="0"/>
        </w:rPr>
        <w:t xml:space="preserve"> </w:t>
      </w:r>
      <w:r w:rsidDel="00000000" w:rsidR="00000000" w:rsidRPr="00000000">
        <w:rPr>
          <w:rFonts w:ascii="Google Sans" w:cs="Google Sans" w:eastAsia="Google Sans" w:hAnsi="Google Sans"/>
          <w:color w:val="5f6368"/>
          <w:sz w:val="24"/>
          <w:szCs w:val="24"/>
          <w:rtl w:val="0"/>
        </w:rPr>
        <w:t xml:space="preserve">(Description)</w:t>
      </w:r>
      <w:r w:rsidDel="00000000" w:rsidR="00000000" w:rsidRPr="00000000">
        <w:rPr>
          <w:rtl w:val="0"/>
        </w:rPr>
      </w:r>
    </w:p>
    <w:tbl>
      <w:tblPr>
        <w:tblStyle w:val="Table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rFonts w:ascii="Google Sans" w:cs="Google Sans" w:eastAsia="Google Sans" w:hAnsi="Google Sans"/>
                <w:b w:val="1"/>
                <w:bCs w:val="1"/>
                <w:color w:val="5f6368"/>
              </w:rPr>
            </w:pPr>
            <w:ins w:author="Yasir Afaque" w:id="0" w:date="2026-02-28T14:36:32Z">
              <w:r w:rsidDel="00000000" w:rsidR="00000000" w:rsidRPr="00000000">
                <w:rPr>
                  <w:rFonts w:ascii="Google Sans" w:cs="Google Sans" w:eastAsia="Google Sans" w:hAnsi="Google Sans"/>
                  <w:b w:val="1"/>
                  <w:bCs w:val="1"/>
                  <w:color w:val="5f6368"/>
                  <w:rtl w:val="0"/>
                  <w:rPrChange w:author="Yasir Afaque" w:id="1" w:date="2026-02-28T14:36:32Z">
                    <w:rPr>
                      <w:rFonts w:ascii="Google Sans" w:cs="Google Sans" w:eastAsia="Google Sans" w:hAnsi="Google Sans"/>
                      <w:b w:val="1"/>
                      <w:bCs w:val="1"/>
                      <w:color w:val="5f6368"/>
                      <w:sz w:val="24"/>
                      <w:szCs w:val="24"/>
                    </w:rPr>
                  </w:rPrChange>
                </w:rPr>
                <w:t xml:space="preserve">Direct competitors use calm and safety-oriented language. They focus on trust, child safety, and reliability. Indirect competitors use straightforward, efficiency-focused language. They highlight navigation accuracy, time-saving features, and smart technology.</w:t>
              </w:r>
            </w:ins>
            <w:r w:rsidDel="00000000" w:rsidR="00000000" w:rsidRPr="00000000">
              <w:rPr>
                <w:rtl w:val="0"/>
              </w:rPr>
            </w:r>
          </w:p>
        </w:tc>
      </w:tr>
    </w:tbl>
    <w:p w:rsidR="00000000" w:rsidDel="00000000" w:rsidP="00000000" w:rsidRDefault="00000000" w:rsidRPr="00000000" w14:paraId="00000015">
      <w:pPr>
        <w:ind w:left="0" w:firstLine="0"/>
        <w:rPr>
          <w:rFonts w:ascii="Google Sans" w:cs="Google Sans" w:eastAsia="Google Sans" w:hAnsi="Google Sans"/>
          <w:color w:val="5f6368"/>
          <w:sz w:val="24"/>
          <w:szCs w:val="24"/>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b w:val="1"/>
          <w:bCs w:val="1"/>
          <w:color w:val="5f6368"/>
          <w:sz w:val="24"/>
          <w:szCs w:val="24"/>
        </w:rPr>
      </w:pPr>
      <w:r w:rsidDel="00000000" w:rsidR="00000000" w:rsidRPr="00000000">
        <w:rPr>
          <w:rFonts w:ascii="Google Sans" w:cs="Google Sans" w:eastAsia="Google Sans" w:hAnsi="Google Sans"/>
          <w:b w:val="1"/>
          <w:bCs w:val="1"/>
          <w:color w:val="1967d2"/>
          <w:sz w:val="28"/>
          <w:szCs w:val="28"/>
          <w:rtl w:val="0"/>
        </w:rPr>
        <w:t xml:space="preserve">6. Competitors’ strengths </w:t>
      </w:r>
      <w:r w:rsidDel="00000000" w:rsidR="00000000" w:rsidRPr="00000000">
        <w:rPr>
          <w:rFonts w:ascii="Google Sans" w:cs="Google Sans" w:eastAsia="Google Sans" w:hAnsi="Google Sans"/>
          <w:color w:val="5f6368"/>
          <w:sz w:val="24"/>
          <w:szCs w:val="24"/>
          <w:rtl w:val="0"/>
        </w:rPr>
        <w:t xml:space="preserve">(List)</w:t>
      </w:r>
      <w:r w:rsidDel="00000000" w:rsidR="00000000" w:rsidRPr="00000000">
        <w:rPr>
          <w:rtl w:val="0"/>
        </w:rPr>
      </w:r>
    </w:p>
    <w:tbl>
      <w:tblPr>
        <w:tblStyle w:val="Table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6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ind w:left="720" w:firstLine="0"/>
              <w:rPr>
                <w:ins w:author="Yasir Afaque" w:id="2" w:date="2026-02-28T14:36:44Z"/>
                <w:rFonts w:ascii="Google Sans" w:cs="Google Sans" w:eastAsia="Google Sans" w:hAnsi="Google Sans"/>
                <w:rPrChange w:author="Yasir Afaque" w:id="3" w:date="2026-02-28T14:36:44Z">
                  <w:rPr>
                    <w:rFonts w:ascii="Google Sans" w:cs="Google Sans" w:eastAsia="Google Sans" w:hAnsi="Google Sans"/>
                    <w:b w:val="1"/>
                    <w:bCs w:val="1"/>
                    <w:color w:val="5f6368"/>
                    <w:sz w:val="24"/>
                    <w:szCs w:val="24"/>
                  </w:rPr>
                </w:rPrChange>
              </w:rPr>
            </w:pPr>
            <w:ins w:author="Yasir Afaque" w:id="2" w:date="2026-02-28T14:36:44Z">
              <w:r w:rsidDel="00000000" w:rsidR="00000000" w:rsidRPr="00000000">
                <w:rPr>
                  <w:rFonts w:ascii="Google Sans" w:cs="Google Sans" w:eastAsia="Google Sans" w:hAnsi="Google Sans"/>
                  <w:rtl w:val="0"/>
                  <w:rPrChange w:author="Yasir Afaque" w:id="3" w:date="2026-02-28T14:36:44Z">
                    <w:rPr>
                      <w:rFonts w:ascii="Google Sans" w:cs="Google Sans" w:eastAsia="Google Sans" w:hAnsi="Google Sans"/>
                      <w:b w:val="1"/>
                      <w:bCs w:val="1"/>
                      <w:color w:val="5f6368"/>
                      <w:sz w:val="24"/>
                      <w:szCs w:val="24"/>
                    </w:rPr>
                  </w:rPrChange>
                </w:rPr>
                <w:t xml:space="preserve">Strong real-time navigation and tracking features</w:t>
                <w:br w:type="textWrapping"/>
              </w:r>
            </w:ins>
          </w:p>
          <w:p w:rsidR="00000000" w:rsidDel="00000000" w:rsidP="00000000" w:rsidRDefault="00000000" w:rsidRPr="00000000" w14:paraId="00000018">
            <w:pPr>
              <w:ind w:left="720" w:firstLine="0"/>
              <w:rPr>
                <w:ins w:author="Yasir Afaque" w:id="2" w:date="2026-02-28T14:36:44Z"/>
                <w:rFonts w:ascii="Google Sans" w:cs="Google Sans" w:eastAsia="Google Sans" w:hAnsi="Google Sans"/>
                <w:rPrChange w:author="Yasir Afaque" w:id="3" w:date="2026-02-28T14:36:44Z">
                  <w:rPr>
                    <w:rFonts w:ascii="Google Sans" w:cs="Google Sans" w:eastAsia="Google Sans" w:hAnsi="Google Sans"/>
                    <w:b w:val="1"/>
                    <w:bCs w:val="1"/>
                    <w:color w:val="5f6368"/>
                    <w:sz w:val="24"/>
                    <w:szCs w:val="24"/>
                  </w:rPr>
                </w:rPrChange>
              </w:rPr>
            </w:pPr>
            <w:ins w:author="Yasir Afaque" w:id="2" w:date="2026-02-28T14:36:44Z">
              <w:r w:rsidDel="00000000" w:rsidR="00000000" w:rsidRPr="00000000">
                <w:rPr>
                  <w:rFonts w:ascii="Google Sans" w:cs="Google Sans" w:eastAsia="Google Sans" w:hAnsi="Google Sans"/>
                  <w:rtl w:val="0"/>
                  <w:rPrChange w:author="Yasir Afaque" w:id="3" w:date="2026-02-28T14:36:44Z">
                    <w:rPr>
                      <w:rFonts w:ascii="Google Sans" w:cs="Google Sans" w:eastAsia="Google Sans" w:hAnsi="Google Sans"/>
                      <w:b w:val="1"/>
                      <w:bCs w:val="1"/>
                      <w:color w:val="5f6368"/>
                      <w:sz w:val="24"/>
                      <w:szCs w:val="24"/>
                    </w:rPr>
                  </w:rPrChange>
                </w:rPr>
                <w:t xml:space="preserve">Clear and intuitive user flows</w:t>
                <w:br w:type="textWrapping"/>
              </w:r>
            </w:ins>
          </w:p>
          <w:p w:rsidR="00000000" w:rsidDel="00000000" w:rsidP="00000000" w:rsidRDefault="00000000" w:rsidRPr="00000000" w14:paraId="00000019">
            <w:pPr>
              <w:ind w:left="720" w:firstLine="0"/>
              <w:rPr>
                <w:ins w:author="Yasir Afaque" w:id="2" w:date="2026-02-28T14:36:44Z"/>
                <w:rFonts w:ascii="Google Sans" w:cs="Google Sans" w:eastAsia="Google Sans" w:hAnsi="Google Sans"/>
                <w:rPrChange w:author="Yasir Afaque" w:id="3" w:date="2026-02-28T14:36:44Z">
                  <w:rPr>
                    <w:rFonts w:ascii="Google Sans" w:cs="Google Sans" w:eastAsia="Google Sans" w:hAnsi="Google Sans"/>
                    <w:b w:val="1"/>
                    <w:bCs w:val="1"/>
                    <w:color w:val="5f6368"/>
                    <w:sz w:val="24"/>
                    <w:szCs w:val="24"/>
                  </w:rPr>
                </w:rPrChange>
              </w:rPr>
            </w:pPr>
            <w:ins w:author="Yasir Afaque" w:id="2" w:date="2026-02-28T14:36:44Z">
              <w:r w:rsidDel="00000000" w:rsidR="00000000" w:rsidRPr="00000000">
                <w:rPr>
                  <w:rFonts w:ascii="Google Sans" w:cs="Google Sans" w:eastAsia="Google Sans" w:hAnsi="Google Sans"/>
                  <w:rtl w:val="0"/>
                  <w:rPrChange w:author="Yasir Afaque" w:id="3" w:date="2026-02-28T14:36:44Z">
                    <w:rPr>
                      <w:rFonts w:ascii="Google Sans" w:cs="Google Sans" w:eastAsia="Google Sans" w:hAnsi="Google Sans"/>
                      <w:b w:val="1"/>
                      <w:bCs w:val="1"/>
                      <w:color w:val="5f6368"/>
                      <w:sz w:val="24"/>
                      <w:szCs w:val="24"/>
                    </w:rPr>
                  </w:rPrChange>
                </w:rPr>
                <w:t xml:space="preserve">Strong brand recognition and trust (Google/Waze)</w:t>
                <w:br w:type="textWrapping"/>
              </w:r>
            </w:ins>
          </w:p>
          <w:p w:rsidR="00000000" w:rsidDel="00000000" w:rsidP="00000000" w:rsidRDefault="00000000" w:rsidRPr="00000000" w14:paraId="0000001A">
            <w:pPr>
              <w:ind w:left="720" w:firstLine="0"/>
              <w:rPr>
                <w:ins w:author="Yasir Afaque" w:id="2" w:date="2026-02-28T14:36:44Z"/>
                <w:rFonts w:ascii="Google Sans" w:cs="Google Sans" w:eastAsia="Google Sans" w:hAnsi="Google Sans"/>
                <w:rPrChange w:author="Yasir Afaque" w:id="3" w:date="2026-02-28T14:36:44Z">
                  <w:rPr>
                    <w:rFonts w:ascii="Google Sans" w:cs="Google Sans" w:eastAsia="Google Sans" w:hAnsi="Google Sans"/>
                    <w:b w:val="1"/>
                    <w:bCs w:val="1"/>
                    <w:color w:val="5f6368"/>
                    <w:sz w:val="24"/>
                    <w:szCs w:val="24"/>
                  </w:rPr>
                </w:rPrChange>
              </w:rPr>
            </w:pPr>
            <w:ins w:author="Yasir Afaque" w:id="2" w:date="2026-02-28T14:36:44Z">
              <w:r w:rsidDel="00000000" w:rsidR="00000000" w:rsidRPr="00000000">
                <w:rPr>
                  <w:rFonts w:ascii="Google Sans" w:cs="Google Sans" w:eastAsia="Google Sans" w:hAnsi="Google Sans"/>
                  <w:rtl w:val="0"/>
                  <w:rPrChange w:author="Yasir Afaque" w:id="3" w:date="2026-02-28T14:36:44Z">
                    <w:rPr>
                      <w:rFonts w:ascii="Google Sans" w:cs="Google Sans" w:eastAsia="Google Sans" w:hAnsi="Google Sans"/>
                      <w:b w:val="1"/>
                      <w:bCs w:val="1"/>
                      <w:color w:val="5f6368"/>
                      <w:sz w:val="24"/>
                      <w:szCs w:val="24"/>
                    </w:rPr>
                  </w:rPrChange>
                </w:rPr>
                <w:t xml:space="preserve">Safety-focused messaging (GoKid, HopSkipDrive)</w:t>
                <w:br w:type="textWrapping"/>
              </w:r>
            </w:ins>
          </w:p>
          <w:p w:rsidR="00000000" w:rsidDel="00000000" w:rsidP="00000000" w:rsidRDefault="00000000" w:rsidRPr="00000000" w14:paraId="0000001B">
            <w:pPr>
              <w:ind w:left="720" w:firstLine="0"/>
              <w:rPr>
                <w:ins w:author="Yasir Afaque" w:id="2" w:date="2026-02-28T14:36:44Z"/>
                <w:rFonts w:ascii="Google Sans" w:cs="Google Sans" w:eastAsia="Google Sans" w:hAnsi="Google Sans"/>
                <w:rPrChange w:author="Yasir Afaque" w:id="3" w:date="2026-02-28T14:36:44Z">
                  <w:rPr>
                    <w:rFonts w:ascii="Google Sans" w:cs="Google Sans" w:eastAsia="Google Sans" w:hAnsi="Google Sans"/>
                    <w:b w:val="1"/>
                    <w:bCs w:val="1"/>
                    <w:color w:val="5f6368"/>
                    <w:sz w:val="24"/>
                    <w:szCs w:val="24"/>
                  </w:rPr>
                </w:rPrChange>
              </w:rPr>
            </w:pPr>
            <w:ins w:author="Yasir Afaque" w:id="2" w:date="2026-02-28T14:36:44Z">
              <w:r w:rsidDel="00000000" w:rsidR="00000000" w:rsidRPr="00000000">
                <w:rPr>
                  <w:rFonts w:ascii="Google Sans" w:cs="Google Sans" w:eastAsia="Google Sans" w:hAnsi="Google Sans"/>
                  <w:rtl w:val="0"/>
                  <w:rPrChange w:author="Yasir Afaque" w:id="3" w:date="2026-02-28T14:36:44Z">
                    <w:rPr>
                      <w:rFonts w:ascii="Google Sans" w:cs="Google Sans" w:eastAsia="Google Sans" w:hAnsi="Google Sans"/>
                      <w:b w:val="1"/>
                      <w:bCs w:val="1"/>
                      <w:color w:val="5f6368"/>
                      <w:sz w:val="24"/>
                      <w:szCs w:val="24"/>
                    </w:rPr>
                  </w:rPrChange>
                </w:rPr>
                <w:t xml:space="preserve">Clean and professional visual design</w:t>
              </w:r>
            </w:ins>
          </w:p>
          <w:p w:rsidR="00000000" w:rsidDel="00000000" w:rsidP="00000000" w:rsidRDefault="00000000" w:rsidRPr="00000000" w14:paraId="0000001C">
            <w:pPr>
              <w:spacing w:line="276" w:lineRule="auto"/>
              <w:ind w:left="720" w:firstLine="0"/>
              <w:rPr>
                <w:rFonts w:ascii="Google Sans" w:cs="Google Sans" w:eastAsia="Google Sans" w:hAnsi="Google Sans"/>
                <w:color w:val="5f6368"/>
              </w:rPr>
            </w:pPr>
            <w:r w:rsidDel="00000000" w:rsidR="00000000" w:rsidRPr="00000000">
              <w:rPr>
                <w:rFonts w:ascii="Google Sans" w:cs="Google Sans" w:eastAsia="Google Sans" w:hAnsi="Google Sans"/>
                <w:rtl w:val="0"/>
              </w:rPr>
              <w:br w:type="textWrapping"/>
            </w:r>
            <w:r w:rsidDel="00000000" w:rsidR="00000000" w:rsidRPr="00000000">
              <w:rPr>
                <w:rtl w:val="0"/>
              </w:rPr>
            </w:r>
          </w:p>
        </w:tc>
      </w:tr>
    </w:tbl>
    <w:p w:rsidR="00000000" w:rsidDel="00000000" w:rsidP="00000000" w:rsidRDefault="00000000" w:rsidRPr="00000000" w14:paraId="0000001D">
      <w:pPr>
        <w:ind w:left="720" w:firstLine="0"/>
        <w:rPr>
          <w:rFonts w:ascii="Google Sans" w:cs="Google Sans" w:eastAsia="Google Sans" w:hAnsi="Google Sans"/>
          <w:color w:val="4285f4"/>
          <w:sz w:val="24"/>
          <w:szCs w:val="24"/>
        </w:rPr>
      </w:pPr>
      <w:r w:rsidDel="00000000" w:rsidR="00000000" w:rsidRPr="00000000">
        <w:rPr>
          <w:rtl w:val="0"/>
        </w:rPr>
      </w:r>
    </w:p>
    <w:p w:rsidR="00000000" w:rsidDel="00000000" w:rsidP="00000000" w:rsidRDefault="00000000" w:rsidRPr="00000000" w14:paraId="0000001E">
      <w:pPr>
        <w:rPr>
          <w:rFonts w:ascii="Google Sans" w:cs="Google Sans" w:eastAsia="Google Sans" w:hAnsi="Google Sans"/>
          <w:b w:val="1"/>
          <w:bCs w:val="1"/>
          <w:color w:val="5f6368"/>
          <w:sz w:val="24"/>
          <w:szCs w:val="24"/>
        </w:rPr>
      </w:pPr>
      <w:r w:rsidDel="00000000" w:rsidR="00000000" w:rsidRPr="00000000">
        <w:rPr>
          <w:rFonts w:ascii="Google Sans" w:cs="Google Sans" w:eastAsia="Google Sans" w:hAnsi="Google Sans"/>
          <w:b w:val="1"/>
          <w:bCs w:val="1"/>
          <w:color w:val="1967d2"/>
          <w:sz w:val="28"/>
          <w:szCs w:val="28"/>
          <w:rtl w:val="0"/>
        </w:rPr>
        <w:t xml:space="preserve">7. Competitors’ weaknesses </w:t>
      </w:r>
      <w:r w:rsidDel="00000000" w:rsidR="00000000" w:rsidRPr="00000000">
        <w:rPr>
          <w:rFonts w:ascii="Google Sans" w:cs="Google Sans" w:eastAsia="Google Sans" w:hAnsi="Google Sans"/>
          <w:color w:val="5f6368"/>
          <w:sz w:val="24"/>
          <w:szCs w:val="24"/>
          <w:rtl w:val="0"/>
        </w:rPr>
        <w:t xml:space="preserve">(List)</w:t>
      </w:r>
      <w:r w:rsidDel="00000000" w:rsidR="00000000" w:rsidRPr="00000000">
        <w:rPr>
          <w:rtl w:val="0"/>
        </w:rPr>
      </w:r>
    </w:p>
    <w:tbl>
      <w:tblPr>
        <w:tblStyle w:val="Table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6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ins w:author="Yasir Afaque" w:id="4" w:date="2026-02-28T14:37:44Z"/>
                <w:rFonts w:ascii="Google Sans" w:cs="Google Sans" w:eastAsia="Google Sans" w:hAnsi="Google Sans"/>
                <w:color w:val="5f6368"/>
                <w:rPrChange w:author="Yasir Afaque" w:id="5" w:date="2026-02-28T14:37:44Z">
                  <w:rPr>
                    <w:rFonts w:ascii="Google Sans" w:cs="Google Sans" w:eastAsia="Google Sans" w:hAnsi="Google Sans"/>
                    <w:b w:val="1"/>
                    <w:bCs w:val="1"/>
                    <w:color w:val="5f6368"/>
                    <w:sz w:val="24"/>
                    <w:szCs w:val="24"/>
                  </w:rPr>
                </w:rPrChange>
              </w:rPr>
            </w:pPr>
            <w:ins w:author="Yasir Afaque" w:id="4" w:date="2026-02-28T14:37:44Z">
              <w:r w:rsidDel="00000000" w:rsidR="00000000" w:rsidRPr="00000000">
                <w:rPr>
                  <w:rFonts w:ascii="Google Sans" w:cs="Google Sans" w:eastAsia="Google Sans" w:hAnsi="Google Sans"/>
                  <w:color w:val="5f6368"/>
                  <w:rtl w:val="0"/>
                  <w:rPrChange w:author="Yasir Afaque" w:id="5" w:date="2026-02-28T14:37:44Z">
                    <w:rPr>
                      <w:rFonts w:ascii="Google Sans" w:cs="Google Sans" w:eastAsia="Google Sans" w:hAnsi="Google Sans"/>
                      <w:b w:val="1"/>
                      <w:bCs w:val="1"/>
                      <w:color w:val="5f6368"/>
                      <w:sz w:val="24"/>
                      <w:szCs w:val="24"/>
                    </w:rPr>
                  </w:rPrChange>
                </w:rPr>
                <w:t xml:space="preserve">Lack of integration between bus tracking and carpooling</w:t>
                <w:br w:type="textWrapping"/>
              </w:r>
            </w:ins>
          </w:p>
          <w:p w:rsidR="00000000" w:rsidDel="00000000" w:rsidP="00000000" w:rsidRDefault="00000000" w:rsidRPr="00000000" w14:paraId="00000020">
            <w:pPr>
              <w:rPr>
                <w:ins w:author="Yasir Afaque" w:id="4" w:date="2026-02-28T14:37:44Z"/>
                <w:rFonts w:ascii="Google Sans" w:cs="Google Sans" w:eastAsia="Google Sans" w:hAnsi="Google Sans"/>
                <w:color w:val="5f6368"/>
                <w:rPrChange w:author="Yasir Afaque" w:id="5" w:date="2026-02-28T14:37:44Z">
                  <w:rPr>
                    <w:rFonts w:ascii="Google Sans" w:cs="Google Sans" w:eastAsia="Google Sans" w:hAnsi="Google Sans"/>
                    <w:b w:val="1"/>
                    <w:bCs w:val="1"/>
                    <w:color w:val="5f6368"/>
                    <w:sz w:val="24"/>
                    <w:szCs w:val="24"/>
                  </w:rPr>
                </w:rPrChange>
              </w:rPr>
            </w:pPr>
            <w:ins w:author="Yasir Afaque" w:id="4" w:date="2026-02-28T14:37:44Z">
              <w:r w:rsidDel="00000000" w:rsidR="00000000" w:rsidRPr="00000000">
                <w:rPr>
                  <w:rFonts w:ascii="Google Sans" w:cs="Google Sans" w:eastAsia="Google Sans" w:hAnsi="Google Sans"/>
                  <w:color w:val="5f6368"/>
                  <w:rtl w:val="0"/>
                  <w:rPrChange w:author="Yasir Afaque" w:id="5" w:date="2026-02-28T14:37:44Z">
                    <w:rPr>
                      <w:rFonts w:ascii="Google Sans" w:cs="Google Sans" w:eastAsia="Google Sans" w:hAnsi="Google Sans"/>
                      <w:b w:val="1"/>
                      <w:bCs w:val="1"/>
                      <w:color w:val="5f6368"/>
                      <w:sz w:val="24"/>
                      <w:szCs w:val="24"/>
                    </w:rPr>
                  </w:rPrChange>
                </w:rPr>
                <w:t xml:space="preserve">Limited flexibility for schedule changes</w:t>
                <w:br w:type="textWrapping"/>
              </w:r>
            </w:ins>
          </w:p>
          <w:p w:rsidR="00000000" w:rsidDel="00000000" w:rsidP="00000000" w:rsidRDefault="00000000" w:rsidRPr="00000000" w14:paraId="00000021">
            <w:pPr>
              <w:rPr>
                <w:ins w:author="Yasir Afaque" w:id="4" w:date="2026-02-28T14:37:44Z"/>
                <w:rFonts w:ascii="Google Sans" w:cs="Google Sans" w:eastAsia="Google Sans" w:hAnsi="Google Sans"/>
                <w:color w:val="5f6368"/>
                <w:rPrChange w:author="Yasir Afaque" w:id="5" w:date="2026-02-28T14:37:44Z">
                  <w:rPr>
                    <w:rFonts w:ascii="Google Sans" w:cs="Google Sans" w:eastAsia="Google Sans" w:hAnsi="Google Sans"/>
                    <w:b w:val="1"/>
                    <w:bCs w:val="1"/>
                    <w:color w:val="5f6368"/>
                    <w:sz w:val="24"/>
                    <w:szCs w:val="24"/>
                  </w:rPr>
                </w:rPrChange>
              </w:rPr>
            </w:pPr>
            <w:ins w:author="Yasir Afaque" w:id="4" w:date="2026-02-28T14:37:44Z">
              <w:r w:rsidDel="00000000" w:rsidR="00000000" w:rsidRPr="00000000">
                <w:rPr>
                  <w:rFonts w:ascii="Google Sans" w:cs="Google Sans" w:eastAsia="Google Sans" w:hAnsi="Google Sans"/>
                  <w:color w:val="5f6368"/>
                  <w:rtl w:val="0"/>
                  <w:rPrChange w:author="Yasir Afaque" w:id="5" w:date="2026-02-28T14:37:44Z">
                    <w:rPr>
                      <w:rFonts w:ascii="Google Sans" w:cs="Google Sans" w:eastAsia="Google Sans" w:hAnsi="Google Sans"/>
                      <w:b w:val="1"/>
                      <w:bCs w:val="1"/>
                      <w:color w:val="5f6368"/>
                      <w:sz w:val="24"/>
                      <w:szCs w:val="24"/>
                    </w:rPr>
                  </w:rPrChange>
                </w:rPr>
                <w:t xml:space="preserve">No combined solution for students and parents</w:t>
                <w:br w:type="textWrapping"/>
              </w:r>
            </w:ins>
          </w:p>
          <w:p w:rsidR="00000000" w:rsidDel="00000000" w:rsidP="00000000" w:rsidRDefault="00000000" w:rsidRPr="00000000" w14:paraId="00000022">
            <w:pPr>
              <w:rPr>
                <w:ins w:author="Yasir Afaque" w:id="4" w:date="2026-02-28T14:37:44Z"/>
                <w:rFonts w:ascii="Google Sans" w:cs="Google Sans" w:eastAsia="Google Sans" w:hAnsi="Google Sans"/>
                <w:color w:val="5f6368"/>
                <w:rPrChange w:author="Yasir Afaque" w:id="5" w:date="2026-02-28T14:37:44Z">
                  <w:rPr>
                    <w:rFonts w:ascii="Google Sans" w:cs="Google Sans" w:eastAsia="Google Sans" w:hAnsi="Google Sans"/>
                    <w:b w:val="1"/>
                    <w:bCs w:val="1"/>
                    <w:color w:val="5f6368"/>
                    <w:sz w:val="24"/>
                    <w:szCs w:val="24"/>
                  </w:rPr>
                </w:rPrChange>
              </w:rPr>
            </w:pPr>
            <w:ins w:author="Yasir Afaque" w:id="4" w:date="2026-02-28T14:37:44Z">
              <w:r w:rsidDel="00000000" w:rsidR="00000000" w:rsidRPr="00000000">
                <w:rPr>
                  <w:rFonts w:ascii="Google Sans" w:cs="Google Sans" w:eastAsia="Google Sans" w:hAnsi="Google Sans"/>
                  <w:color w:val="5f6368"/>
                  <w:rtl w:val="0"/>
                  <w:rPrChange w:author="Yasir Afaque" w:id="5" w:date="2026-02-28T14:37:44Z">
                    <w:rPr>
                      <w:rFonts w:ascii="Google Sans" w:cs="Google Sans" w:eastAsia="Google Sans" w:hAnsi="Google Sans"/>
                      <w:b w:val="1"/>
                      <w:bCs w:val="1"/>
                      <w:color w:val="5f6368"/>
                      <w:sz w:val="24"/>
                      <w:szCs w:val="24"/>
                    </w:rPr>
                  </w:rPrChange>
                </w:rPr>
                <w:t xml:space="preserve">Limited school-community verification systems</w:t>
                <w:br w:type="textWrapping"/>
              </w:r>
            </w:ins>
          </w:p>
          <w:p w:rsidR="00000000" w:rsidDel="00000000" w:rsidP="00000000" w:rsidRDefault="00000000" w:rsidRPr="00000000" w14:paraId="00000023">
            <w:pPr>
              <w:rPr>
                <w:ins w:author="Yasir Afaque" w:id="4" w:date="2026-02-28T14:37:44Z"/>
                <w:rFonts w:ascii="Google Sans" w:cs="Google Sans" w:eastAsia="Google Sans" w:hAnsi="Google Sans"/>
                <w:color w:val="5f6368"/>
                <w:rPrChange w:author="Yasir Afaque" w:id="5" w:date="2026-02-28T14:37:44Z">
                  <w:rPr>
                    <w:rFonts w:ascii="Google Sans" w:cs="Google Sans" w:eastAsia="Google Sans" w:hAnsi="Google Sans"/>
                    <w:b w:val="1"/>
                    <w:bCs w:val="1"/>
                    <w:color w:val="5f6368"/>
                    <w:sz w:val="24"/>
                    <w:szCs w:val="24"/>
                  </w:rPr>
                </w:rPrChange>
              </w:rPr>
            </w:pPr>
            <w:ins w:author="Yasir Afaque" w:id="4" w:date="2026-02-28T14:37:44Z">
              <w:r w:rsidDel="00000000" w:rsidR="00000000" w:rsidRPr="00000000">
                <w:rPr>
                  <w:rFonts w:ascii="Google Sans" w:cs="Google Sans" w:eastAsia="Google Sans" w:hAnsi="Google Sans"/>
                  <w:color w:val="5f6368"/>
                  <w:rtl w:val="0"/>
                  <w:rPrChange w:author="Yasir Afaque" w:id="5" w:date="2026-02-28T14:37:44Z">
                    <w:rPr>
                      <w:rFonts w:ascii="Google Sans" w:cs="Google Sans" w:eastAsia="Google Sans" w:hAnsi="Google Sans"/>
                      <w:b w:val="1"/>
                      <w:bCs w:val="1"/>
                      <w:color w:val="5f6368"/>
                      <w:sz w:val="24"/>
                      <w:szCs w:val="24"/>
                    </w:rPr>
                  </w:rPrChange>
                </w:rPr>
                <w:t xml:space="preserve">Some platforms feel too complex or too corporate</w:t>
              </w:r>
            </w:ins>
          </w:p>
          <w:p w:rsidR="00000000" w:rsidDel="00000000" w:rsidP="00000000" w:rsidRDefault="00000000" w:rsidRPr="00000000" w14:paraId="00000024">
            <w:pPr>
              <w:spacing w:line="276" w:lineRule="auto"/>
              <w:ind w:left="0" w:firstLine="0"/>
              <w:rPr>
                <w:rFonts w:ascii="Google Sans" w:cs="Google Sans" w:eastAsia="Google Sans" w:hAnsi="Google Sans"/>
                <w:color w:val="5f6368"/>
              </w:rPr>
            </w:pPr>
            <w:r w:rsidDel="00000000" w:rsidR="00000000" w:rsidRPr="00000000">
              <w:rPr>
                <w:rtl w:val="0"/>
              </w:rPr>
            </w:r>
          </w:p>
        </w:tc>
      </w:tr>
    </w:tbl>
    <w:p w:rsidR="00000000" w:rsidDel="00000000" w:rsidP="00000000" w:rsidRDefault="00000000" w:rsidRPr="00000000" w14:paraId="00000025">
      <w:pPr>
        <w:rPr>
          <w:rFonts w:ascii="Google Sans" w:cs="Google Sans" w:eastAsia="Google Sans" w:hAnsi="Google Sans"/>
          <w:b w:val="1"/>
          <w:bCs w:val="1"/>
          <w:color w:val="1967d2"/>
          <w:sz w:val="28"/>
          <w:szCs w:val="28"/>
        </w:rPr>
      </w:pPr>
      <w:r w:rsidDel="00000000" w:rsidR="00000000" w:rsidRPr="00000000">
        <w:rPr>
          <w:rtl w:val="0"/>
        </w:rPr>
      </w:r>
    </w:p>
    <w:p w:rsidR="00000000" w:rsidDel="00000000" w:rsidP="00000000" w:rsidRDefault="00000000" w:rsidRPr="00000000" w14:paraId="00000026">
      <w:pPr>
        <w:rPr>
          <w:rFonts w:ascii="Google Sans" w:cs="Google Sans" w:eastAsia="Google Sans" w:hAnsi="Google Sans"/>
          <w:b w:val="1"/>
          <w:bCs w:val="1"/>
          <w:color w:val="5f6368"/>
          <w:sz w:val="24"/>
          <w:szCs w:val="24"/>
        </w:rPr>
      </w:pPr>
      <w:r w:rsidDel="00000000" w:rsidR="00000000" w:rsidRPr="00000000">
        <w:rPr>
          <w:rFonts w:ascii="Google Sans" w:cs="Google Sans" w:eastAsia="Google Sans" w:hAnsi="Google Sans"/>
          <w:b w:val="1"/>
          <w:bCs w:val="1"/>
          <w:color w:val="1967d2"/>
          <w:sz w:val="28"/>
          <w:szCs w:val="28"/>
          <w:rtl w:val="0"/>
        </w:rPr>
        <w:t xml:space="preserve">8. Gaps </w:t>
      </w:r>
      <w:r w:rsidDel="00000000" w:rsidR="00000000" w:rsidRPr="00000000">
        <w:rPr>
          <w:rFonts w:ascii="Google Sans" w:cs="Google Sans" w:eastAsia="Google Sans" w:hAnsi="Google Sans"/>
          <w:color w:val="5f6368"/>
          <w:sz w:val="24"/>
          <w:szCs w:val="24"/>
          <w:rtl w:val="0"/>
        </w:rPr>
        <w:t xml:space="preserve">(List)</w:t>
      </w:r>
      <w:r w:rsidDel="00000000" w:rsidR="00000000" w:rsidRPr="00000000">
        <w:rPr>
          <w:rtl w:val="0"/>
        </w:rPr>
      </w:r>
    </w:p>
    <w:tbl>
      <w:tblPr>
        <w:tblStyle w:val="Table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6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ins w:author="Yasir Afaque" w:id="6" w:date="2026-02-28T14:37:25Z"/>
                <w:rFonts w:ascii="Google Sans" w:cs="Google Sans" w:eastAsia="Google Sans" w:hAnsi="Google Sans"/>
                <w:rPrChange w:author="Yasir Afaque" w:id="7" w:date="2026-02-28T14:37:25Z">
                  <w:rPr>
                    <w:rFonts w:ascii="Google Sans" w:cs="Google Sans" w:eastAsia="Google Sans" w:hAnsi="Google Sans"/>
                    <w:b w:val="1"/>
                    <w:bCs w:val="1"/>
                    <w:color w:val="5f6368"/>
                    <w:sz w:val="24"/>
                    <w:szCs w:val="24"/>
                  </w:rPr>
                </w:rPrChange>
              </w:rPr>
            </w:pPr>
            <w:ins w:author="Yasir Afaque" w:id="6" w:date="2026-02-28T14:37:25Z">
              <w:r w:rsidDel="00000000" w:rsidR="00000000" w:rsidRPr="00000000">
                <w:rPr>
                  <w:rFonts w:ascii="Google Sans" w:cs="Google Sans" w:eastAsia="Google Sans" w:hAnsi="Google Sans"/>
                  <w:rtl w:val="0"/>
                  <w:rPrChange w:author="Yasir Afaque" w:id="7" w:date="2026-02-28T14:37:25Z">
                    <w:rPr>
                      <w:rFonts w:ascii="Google Sans" w:cs="Google Sans" w:eastAsia="Google Sans" w:hAnsi="Google Sans"/>
                      <w:b w:val="1"/>
                      <w:bCs w:val="1"/>
                      <w:color w:val="5f6368"/>
                      <w:sz w:val="24"/>
                      <w:szCs w:val="24"/>
                    </w:rPr>
                  </w:rPrChange>
                </w:rPr>
                <w:t xml:space="preserve">No platform combines real-time bus tracking with school-specific carpool coordination</w:t>
                <w:br w:type="textWrapping"/>
              </w:r>
            </w:ins>
          </w:p>
          <w:p w:rsidR="00000000" w:rsidDel="00000000" w:rsidP="00000000" w:rsidRDefault="00000000" w:rsidRPr="00000000" w14:paraId="00000028">
            <w:pPr>
              <w:rPr>
                <w:ins w:author="Yasir Afaque" w:id="6" w:date="2026-02-28T14:37:25Z"/>
                <w:rFonts w:ascii="Google Sans" w:cs="Google Sans" w:eastAsia="Google Sans" w:hAnsi="Google Sans"/>
                <w:rPrChange w:author="Yasir Afaque" w:id="7" w:date="2026-02-28T14:37:25Z">
                  <w:rPr>
                    <w:rFonts w:ascii="Google Sans" w:cs="Google Sans" w:eastAsia="Google Sans" w:hAnsi="Google Sans"/>
                    <w:b w:val="1"/>
                    <w:bCs w:val="1"/>
                    <w:color w:val="5f6368"/>
                    <w:sz w:val="24"/>
                    <w:szCs w:val="24"/>
                  </w:rPr>
                </w:rPrChange>
              </w:rPr>
            </w:pPr>
            <w:ins w:author="Yasir Afaque" w:id="6" w:date="2026-02-28T14:37:25Z">
              <w:r w:rsidDel="00000000" w:rsidR="00000000" w:rsidRPr="00000000">
                <w:rPr>
                  <w:rFonts w:ascii="Google Sans" w:cs="Google Sans" w:eastAsia="Google Sans" w:hAnsi="Google Sans"/>
                  <w:rtl w:val="0"/>
                  <w:rPrChange w:author="Yasir Afaque" w:id="7" w:date="2026-02-28T14:37:25Z">
                    <w:rPr>
                      <w:rFonts w:ascii="Google Sans" w:cs="Google Sans" w:eastAsia="Google Sans" w:hAnsi="Google Sans"/>
                      <w:b w:val="1"/>
                      <w:bCs w:val="1"/>
                      <w:color w:val="5f6368"/>
                      <w:sz w:val="24"/>
                      <w:szCs w:val="24"/>
                    </w:rPr>
                  </w:rPrChange>
                </w:rPr>
                <w:t xml:space="preserve">Limited support for recurring school schedules and extracurricular activities</w:t>
                <w:br w:type="textWrapping"/>
              </w:r>
            </w:ins>
          </w:p>
          <w:p w:rsidR="00000000" w:rsidDel="00000000" w:rsidP="00000000" w:rsidRDefault="00000000" w:rsidRPr="00000000" w14:paraId="00000029">
            <w:pPr>
              <w:rPr>
                <w:ins w:author="Yasir Afaque" w:id="6" w:date="2026-02-28T14:37:25Z"/>
                <w:rFonts w:ascii="Google Sans" w:cs="Google Sans" w:eastAsia="Google Sans" w:hAnsi="Google Sans"/>
                <w:rPrChange w:author="Yasir Afaque" w:id="7" w:date="2026-02-28T14:37:25Z">
                  <w:rPr>
                    <w:rFonts w:ascii="Google Sans" w:cs="Google Sans" w:eastAsia="Google Sans" w:hAnsi="Google Sans"/>
                    <w:b w:val="1"/>
                    <w:bCs w:val="1"/>
                    <w:color w:val="5f6368"/>
                    <w:sz w:val="24"/>
                    <w:szCs w:val="24"/>
                  </w:rPr>
                </w:rPrChange>
              </w:rPr>
            </w:pPr>
            <w:ins w:author="Yasir Afaque" w:id="6" w:date="2026-02-28T14:37:25Z">
              <w:r w:rsidDel="00000000" w:rsidR="00000000" w:rsidRPr="00000000">
                <w:rPr>
                  <w:rFonts w:ascii="Google Sans" w:cs="Google Sans" w:eastAsia="Google Sans" w:hAnsi="Google Sans"/>
                  <w:rtl w:val="0"/>
                  <w:rPrChange w:author="Yasir Afaque" w:id="7" w:date="2026-02-28T14:37:25Z">
                    <w:rPr>
                      <w:rFonts w:ascii="Google Sans" w:cs="Google Sans" w:eastAsia="Google Sans" w:hAnsi="Google Sans"/>
                      <w:b w:val="1"/>
                      <w:bCs w:val="1"/>
                      <w:color w:val="5f6368"/>
                      <w:sz w:val="24"/>
                      <w:szCs w:val="24"/>
                    </w:rPr>
                  </w:rPrChange>
                </w:rPr>
                <w:t xml:space="preserve">Lack of verified school-based community systems</w:t>
                <w:br w:type="textWrapping"/>
              </w:r>
            </w:ins>
          </w:p>
          <w:p w:rsidR="00000000" w:rsidDel="00000000" w:rsidP="00000000" w:rsidRDefault="00000000" w:rsidRPr="00000000" w14:paraId="0000002A">
            <w:pPr>
              <w:rPr>
                <w:ins w:author="Yasir Afaque" w:id="6" w:date="2026-02-28T14:37:25Z"/>
                <w:rFonts w:ascii="Google Sans" w:cs="Google Sans" w:eastAsia="Google Sans" w:hAnsi="Google Sans"/>
                <w:rPrChange w:author="Yasir Afaque" w:id="7" w:date="2026-02-28T14:37:25Z">
                  <w:rPr>
                    <w:rFonts w:ascii="Google Sans" w:cs="Google Sans" w:eastAsia="Google Sans" w:hAnsi="Google Sans"/>
                    <w:b w:val="1"/>
                    <w:bCs w:val="1"/>
                    <w:color w:val="5f6368"/>
                    <w:sz w:val="24"/>
                    <w:szCs w:val="24"/>
                  </w:rPr>
                </w:rPrChange>
              </w:rPr>
            </w:pPr>
            <w:ins w:author="Yasir Afaque" w:id="6" w:date="2026-02-28T14:37:25Z">
              <w:r w:rsidDel="00000000" w:rsidR="00000000" w:rsidRPr="00000000">
                <w:rPr>
                  <w:rFonts w:ascii="Google Sans" w:cs="Google Sans" w:eastAsia="Google Sans" w:hAnsi="Google Sans"/>
                  <w:rtl w:val="0"/>
                  <w:rPrChange w:author="Yasir Afaque" w:id="7" w:date="2026-02-28T14:37:25Z">
                    <w:rPr>
                      <w:rFonts w:ascii="Google Sans" w:cs="Google Sans" w:eastAsia="Google Sans" w:hAnsi="Google Sans"/>
                      <w:b w:val="1"/>
                      <w:bCs w:val="1"/>
                      <w:color w:val="5f6368"/>
                      <w:sz w:val="24"/>
                      <w:szCs w:val="24"/>
                    </w:rPr>
                  </w:rPrChange>
                </w:rPr>
                <w:t xml:space="preserve">Few solutions designed for both parents and students together</w:t>
              </w:r>
            </w:ins>
          </w:p>
          <w:p w:rsidR="00000000" w:rsidDel="00000000" w:rsidP="00000000" w:rsidRDefault="00000000" w:rsidRPr="00000000" w14:paraId="0000002B">
            <w:pPr>
              <w:spacing w:line="276" w:lineRule="auto"/>
              <w:ind w:left="0" w:firstLine="0"/>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2C">
      <w:pPr>
        <w:ind w:left="0" w:firstLine="0"/>
        <w:rPr>
          <w:rFonts w:ascii="Google Sans" w:cs="Google Sans" w:eastAsia="Google Sans" w:hAnsi="Google Sans"/>
          <w:b w:val="1"/>
          <w:bCs w:val="1"/>
          <w:color w:val="4285f4"/>
          <w:sz w:val="24"/>
          <w:szCs w:val="24"/>
        </w:rPr>
      </w:pPr>
      <w:r w:rsidDel="00000000" w:rsidR="00000000" w:rsidRPr="00000000">
        <w:rPr>
          <w:rtl w:val="0"/>
        </w:rPr>
      </w:r>
    </w:p>
    <w:p w:rsidR="00000000" w:rsidDel="00000000" w:rsidP="00000000" w:rsidRDefault="00000000" w:rsidRPr="00000000" w14:paraId="0000002D">
      <w:pPr>
        <w:rPr>
          <w:rFonts w:ascii="Google Sans" w:cs="Google Sans" w:eastAsia="Google Sans" w:hAnsi="Google Sans"/>
          <w:b w:val="1"/>
          <w:bCs w:val="1"/>
          <w:color w:val="5f6368"/>
          <w:sz w:val="24"/>
          <w:szCs w:val="24"/>
        </w:rPr>
      </w:pPr>
      <w:r w:rsidDel="00000000" w:rsidR="00000000" w:rsidRPr="00000000">
        <w:rPr>
          <w:rFonts w:ascii="Google Sans" w:cs="Google Sans" w:eastAsia="Google Sans" w:hAnsi="Google Sans"/>
          <w:b w:val="1"/>
          <w:bCs w:val="1"/>
          <w:color w:val="1967d2"/>
          <w:sz w:val="28"/>
          <w:szCs w:val="28"/>
          <w:rtl w:val="0"/>
        </w:rPr>
        <w:t xml:space="preserve">9. Opportunities </w:t>
      </w:r>
      <w:r w:rsidDel="00000000" w:rsidR="00000000" w:rsidRPr="00000000">
        <w:rPr>
          <w:rFonts w:ascii="Google Sans" w:cs="Google Sans" w:eastAsia="Google Sans" w:hAnsi="Google Sans"/>
          <w:color w:val="5f6368"/>
          <w:sz w:val="24"/>
          <w:szCs w:val="24"/>
          <w:rtl w:val="0"/>
        </w:rPr>
        <w:t xml:space="preserve">(List)</w:t>
      </w:r>
      <w:r w:rsidDel="00000000" w:rsidR="00000000" w:rsidRPr="00000000">
        <w:rPr>
          <w:rtl w:val="0"/>
        </w:rPr>
      </w:r>
    </w:p>
    <w:tbl>
      <w:tblPr>
        <w:tblStyle w:val="Table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6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ins w:author="Yasir Afaque" w:id="8" w:date="2026-02-28T14:37:58Z"/>
                <w:rFonts w:ascii="Google Sans" w:cs="Google Sans" w:eastAsia="Google Sans" w:hAnsi="Google Sans"/>
                <w:rPrChange w:author="Yasir Afaque" w:id="9" w:date="2026-02-28T14:37:58Z">
                  <w:rPr>
                    <w:rFonts w:ascii="Google Sans" w:cs="Google Sans" w:eastAsia="Google Sans" w:hAnsi="Google Sans"/>
                    <w:b w:val="1"/>
                    <w:bCs w:val="1"/>
                    <w:color w:val="5f6368"/>
                    <w:sz w:val="24"/>
                    <w:szCs w:val="24"/>
                  </w:rPr>
                </w:rPrChange>
              </w:rPr>
            </w:pPr>
            <w:ins w:author="Yasir Afaque" w:id="8" w:date="2026-02-28T14:37:58Z">
              <w:r w:rsidDel="00000000" w:rsidR="00000000" w:rsidRPr="00000000">
                <w:rPr>
                  <w:rFonts w:ascii="Google Sans" w:cs="Google Sans" w:eastAsia="Google Sans" w:hAnsi="Google Sans"/>
                  <w:rtl w:val="0"/>
                  <w:rPrChange w:author="Yasir Afaque" w:id="9" w:date="2026-02-28T14:37:58Z">
                    <w:rPr>
                      <w:rFonts w:ascii="Google Sans" w:cs="Google Sans" w:eastAsia="Google Sans" w:hAnsi="Google Sans"/>
                      <w:b w:val="1"/>
                      <w:bCs w:val="1"/>
                      <w:color w:val="5f6368"/>
                      <w:sz w:val="24"/>
                      <w:szCs w:val="24"/>
                    </w:rPr>
                  </w:rPrChange>
                </w:rPr>
                <w:t xml:space="preserve">Create an all-in-one platform combining bus route tracking and verified school carpool groups</w:t>
                <w:br w:type="textWrapping"/>
              </w:r>
            </w:ins>
          </w:p>
          <w:p w:rsidR="00000000" w:rsidDel="00000000" w:rsidP="00000000" w:rsidRDefault="00000000" w:rsidRPr="00000000" w14:paraId="0000002F">
            <w:pPr>
              <w:rPr>
                <w:ins w:author="Yasir Afaque" w:id="8" w:date="2026-02-28T14:37:58Z"/>
                <w:rFonts w:ascii="Google Sans" w:cs="Google Sans" w:eastAsia="Google Sans" w:hAnsi="Google Sans"/>
                <w:rPrChange w:author="Yasir Afaque" w:id="9" w:date="2026-02-28T14:37:58Z">
                  <w:rPr>
                    <w:rFonts w:ascii="Google Sans" w:cs="Google Sans" w:eastAsia="Google Sans" w:hAnsi="Google Sans"/>
                    <w:b w:val="1"/>
                    <w:bCs w:val="1"/>
                    <w:color w:val="5f6368"/>
                    <w:sz w:val="24"/>
                    <w:szCs w:val="24"/>
                  </w:rPr>
                </w:rPrChange>
              </w:rPr>
            </w:pPr>
            <w:ins w:author="Yasir Afaque" w:id="8" w:date="2026-02-28T14:37:58Z">
              <w:r w:rsidDel="00000000" w:rsidR="00000000" w:rsidRPr="00000000">
                <w:rPr>
                  <w:rFonts w:ascii="Google Sans" w:cs="Google Sans" w:eastAsia="Google Sans" w:hAnsi="Google Sans"/>
                  <w:rtl w:val="0"/>
                  <w:rPrChange w:author="Yasir Afaque" w:id="9" w:date="2026-02-28T14:37:58Z">
                    <w:rPr>
                      <w:rFonts w:ascii="Google Sans" w:cs="Google Sans" w:eastAsia="Google Sans" w:hAnsi="Google Sans"/>
                      <w:b w:val="1"/>
                      <w:bCs w:val="1"/>
                      <w:color w:val="5f6368"/>
                      <w:sz w:val="24"/>
                      <w:szCs w:val="24"/>
                    </w:rPr>
                  </w:rPrChange>
                </w:rPr>
                <w:t xml:space="preserve">Offer real-time notifications for schedule changes</w:t>
                <w:br w:type="textWrapping"/>
              </w:r>
            </w:ins>
          </w:p>
          <w:p w:rsidR="00000000" w:rsidDel="00000000" w:rsidP="00000000" w:rsidRDefault="00000000" w:rsidRPr="00000000" w14:paraId="00000030">
            <w:pPr>
              <w:rPr>
                <w:ins w:author="Yasir Afaque" w:id="8" w:date="2026-02-28T14:37:58Z"/>
                <w:rFonts w:ascii="Google Sans" w:cs="Google Sans" w:eastAsia="Google Sans" w:hAnsi="Google Sans"/>
                <w:rPrChange w:author="Yasir Afaque" w:id="9" w:date="2026-02-28T14:37:58Z">
                  <w:rPr>
                    <w:rFonts w:ascii="Google Sans" w:cs="Google Sans" w:eastAsia="Google Sans" w:hAnsi="Google Sans"/>
                    <w:b w:val="1"/>
                    <w:bCs w:val="1"/>
                    <w:color w:val="5f6368"/>
                    <w:sz w:val="24"/>
                    <w:szCs w:val="24"/>
                  </w:rPr>
                </w:rPrChange>
              </w:rPr>
            </w:pPr>
            <w:ins w:author="Yasir Afaque" w:id="8" w:date="2026-02-28T14:37:58Z">
              <w:r w:rsidDel="00000000" w:rsidR="00000000" w:rsidRPr="00000000">
                <w:rPr>
                  <w:rFonts w:ascii="Google Sans" w:cs="Google Sans" w:eastAsia="Google Sans" w:hAnsi="Google Sans"/>
                  <w:rtl w:val="0"/>
                  <w:rPrChange w:author="Yasir Afaque" w:id="9" w:date="2026-02-28T14:37:58Z">
                    <w:rPr>
                      <w:rFonts w:ascii="Google Sans" w:cs="Google Sans" w:eastAsia="Google Sans" w:hAnsi="Google Sans"/>
                      <w:b w:val="1"/>
                      <w:bCs w:val="1"/>
                      <w:color w:val="5f6368"/>
                      <w:sz w:val="24"/>
                      <w:szCs w:val="24"/>
                    </w:rPr>
                  </w:rPrChange>
                </w:rPr>
                <w:t xml:space="preserve">Provide flexible scheduling for extracurricular activities</w:t>
                <w:br w:type="textWrapping"/>
              </w:r>
            </w:ins>
          </w:p>
          <w:p w:rsidR="00000000" w:rsidDel="00000000" w:rsidP="00000000" w:rsidRDefault="00000000" w:rsidRPr="00000000" w14:paraId="00000031">
            <w:pPr>
              <w:rPr>
                <w:ins w:author="Yasir Afaque" w:id="8" w:date="2026-02-28T14:37:58Z"/>
                <w:rFonts w:ascii="Google Sans" w:cs="Google Sans" w:eastAsia="Google Sans" w:hAnsi="Google Sans"/>
                <w:rPrChange w:author="Yasir Afaque" w:id="9" w:date="2026-02-28T14:37:58Z">
                  <w:rPr>
                    <w:rFonts w:ascii="Google Sans" w:cs="Google Sans" w:eastAsia="Google Sans" w:hAnsi="Google Sans"/>
                    <w:b w:val="1"/>
                    <w:bCs w:val="1"/>
                    <w:color w:val="5f6368"/>
                    <w:sz w:val="24"/>
                    <w:szCs w:val="24"/>
                  </w:rPr>
                </w:rPrChange>
              </w:rPr>
            </w:pPr>
            <w:ins w:author="Yasir Afaque" w:id="8" w:date="2026-02-28T14:37:58Z">
              <w:r w:rsidDel="00000000" w:rsidR="00000000" w:rsidRPr="00000000">
                <w:rPr>
                  <w:rFonts w:ascii="Google Sans" w:cs="Google Sans" w:eastAsia="Google Sans" w:hAnsi="Google Sans"/>
                  <w:rtl w:val="0"/>
                  <w:rPrChange w:author="Yasir Afaque" w:id="9" w:date="2026-02-28T14:37:58Z">
                    <w:rPr>
                      <w:rFonts w:ascii="Google Sans" w:cs="Google Sans" w:eastAsia="Google Sans" w:hAnsi="Google Sans"/>
                      <w:b w:val="1"/>
                      <w:bCs w:val="1"/>
                      <w:color w:val="5f6368"/>
                      <w:sz w:val="24"/>
                      <w:szCs w:val="24"/>
                    </w:rPr>
                  </w:rPrChange>
                </w:rPr>
                <w:t xml:space="preserve">Build a trusted school-community verification system</w:t>
                <w:br w:type="textWrapping"/>
              </w:r>
            </w:ins>
          </w:p>
          <w:p w:rsidR="00000000" w:rsidDel="00000000" w:rsidP="00000000" w:rsidRDefault="00000000" w:rsidRPr="00000000" w14:paraId="00000032">
            <w:pPr>
              <w:rPr>
                <w:ins w:author="Yasir Afaque" w:id="8" w:date="2026-02-28T14:37:58Z"/>
                <w:rFonts w:ascii="Google Sans" w:cs="Google Sans" w:eastAsia="Google Sans" w:hAnsi="Google Sans"/>
                <w:rPrChange w:author="Yasir Afaque" w:id="9" w:date="2026-02-28T14:37:58Z">
                  <w:rPr>
                    <w:rFonts w:ascii="Google Sans" w:cs="Google Sans" w:eastAsia="Google Sans" w:hAnsi="Google Sans"/>
                    <w:b w:val="1"/>
                    <w:bCs w:val="1"/>
                    <w:color w:val="5f6368"/>
                    <w:sz w:val="24"/>
                    <w:szCs w:val="24"/>
                  </w:rPr>
                </w:rPrChange>
              </w:rPr>
            </w:pPr>
            <w:ins w:author="Yasir Afaque" w:id="8" w:date="2026-02-28T14:37:58Z">
              <w:r w:rsidDel="00000000" w:rsidR="00000000" w:rsidRPr="00000000">
                <w:rPr>
                  <w:rFonts w:ascii="Google Sans" w:cs="Google Sans" w:eastAsia="Google Sans" w:hAnsi="Google Sans"/>
                  <w:rtl w:val="0"/>
                  <w:rPrChange w:author="Yasir Afaque" w:id="9" w:date="2026-02-28T14:37:58Z">
                    <w:rPr>
                      <w:rFonts w:ascii="Google Sans" w:cs="Google Sans" w:eastAsia="Google Sans" w:hAnsi="Google Sans"/>
                      <w:b w:val="1"/>
                      <w:bCs w:val="1"/>
                      <w:color w:val="5f6368"/>
                      <w:sz w:val="24"/>
                      <w:szCs w:val="24"/>
                    </w:rPr>
                  </w:rPrChange>
                </w:rPr>
                <w:t xml:space="preserve">Design a simple, accessible interface suitable for both parents and students</w:t>
              </w:r>
            </w:ins>
          </w:p>
          <w:p w:rsidR="00000000" w:rsidDel="00000000" w:rsidP="00000000" w:rsidRDefault="00000000" w:rsidRPr="00000000" w14:paraId="00000033">
            <w:pPr>
              <w:spacing w:line="276" w:lineRule="auto"/>
              <w:ind w:left="0" w:firstLine="0"/>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34">
      <w:pPr>
        <w:ind w:left="0" w:firstLine="0"/>
        <w:rPr>
          <w:rFonts w:ascii="Google Sans" w:cs="Google Sans" w:eastAsia="Google Sans" w:hAnsi="Google Sans"/>
          <w:b w:val="1"/>
          <w:bCs w:val="1"/>
          <w:color w:val="4285f4"/>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spacing w:line="276" w:lineRule="auto"/>
      <w:ind w:left="720" w:hanging="360"/>
      <w:jc w:val="right"/>
      <w:rPr/>
    </w:pPr>
    <w:r w:rsidDel="00000000" w:rsidR="00000000" w:rsidRPr="00000000">
      <w:rPr>
        <w:rFonts w:ascii="Google Sans" w:cs="Google Sans" w:eastAsia="Google Sans" w:hAnsi="Google Sans"/>
        <w:color w:val="222222"/>
        <w:sz w:val="20"/>
        <w:szCs w:val="20"/>
      </w:rPr>
      <w:drawing>
        <wp:inline distB="114300" distT="114300" distL="114300" distR="114300">
          <wp:extent cx="300038" cy="3000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0038" cy="300038"/>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Style w:val="Heading1"/>
      <w:spacing w:after="0" w:before="0" w:line="276" w:lineRule="auto"/>
      <w:rPr>
        <w:rFonts w:ascii="Google Sans" w:cs="Google Sans" w:eastAsia="Google Sans" w:hAnsi="Google Sans"/>
        <w:color w:val="5f6368"/>
        <w:sz w:val="16"/>
        <w:szCs w:val="16"/>
      </w:rPr>
    </w:pPr>
    <w:bookmarkStart w:colFirst="0" w:colLast="0" w:name="_sqq1ff3npe76" w:id="2"/>
    <w:bookmarkEnd w:id="2"/>
    <w:r w:rsidDel="00000000" w:rsidR="00000000" w:rsidRPr="00000000">
      <w:rPr>
        <w:rFonts w:ascii="Google Sans" w:cs="Google Sans" w:eastAsia="Google Sans" w:hAnsi="Google Sans"/>
        <w:b w:val="1"/>
        <w:bCs w:val="1"/>
        <w:color w:val="5f6368"/>
        <w:sz w:val="36"/>
        <w:szCs w:val="36"/>
        <w:rtl w:val="0"/>
      </w:rPr>
      <w:t xml:space="preserve">Part 2 - Competitive Audit Report </w:t>
      <w:tab/>
      <w:tab/>
    </w:r>
    <w:r w:rsidDel="00000000" w:rsidR="00000000" w:rsidRPr="00000000">
      <w:rPr>
        <w:rFonts w:ascii="Google Sans" w:cs="Google Sans" w:eastAsia="Google Sans" w:hAnsi="Google Sans"/>
        <w:color w:val="5f6368"/>
        <w:sz w:val="16"/>
        <w:szCs w:val="16"/>
        <w:rtl w:val="0"/>
      </w:rPr>
      <w:t xml:space="preserve">Google UX Design Certificate</w:t>
    </w:r>
  </w:p>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pPr>
    <w:rPr>
      <w:rFonts w:ascii="Google Sans" w:cs="Google Sans" w:eastAsia="Google Sans" w:hAnsi="Google Sans"/>
      <w:b w:val="1"/>
      <w:bCs w:val="1"/>
      <w:color w:val="5f6368"/>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